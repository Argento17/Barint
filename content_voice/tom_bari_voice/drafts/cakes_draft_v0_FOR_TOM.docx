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FB6F" w14:textId="77777777" w:rsidR="00433265" w:rsidRDefault="00000000">
      <w:pPr>
        <w:bidi/>
        <w:jc w:val="right"/>
      </w:pPr>
      <w:r>
        <w:rPr>
          <w:b/>
          <w:color w:val="C00000"/>
          <w:rtl/>
        </w:rPr>
        <w:t>הוראות עריכה לטום</w:t>
      </w:r>
    </w:p>
    <w:p w14:paraId="05B7C95D" w14:textId="77777777" w:rsidR="00433265" w:rsidRDefault="00000000">
      <w:pPr>
        <w:bidi/>
        <w:jc w:val="right"/>
      </w:pPr>
      <w:r>
        <w:rPr>
          <w:rtl/>
        </w:rPr>
        <w:t>1. בכרטיסיית Review למעלה ב-Word — לחצו על Track Changes (מעקב שינויים). כך כל שינוי שלכם יופיע בצבע.</w:t>
      </w:r>
    </w:p>
    <w:p w14:paraId="76B4A7F5" w14:textId="77777777" w:rsidR="00433265" w:rsidRDefault="00000000">
      <w:pPr>
        <w:bidi/>
        <w:jc w:val="right"/>
      </w:pPr>
      <w:r>
        <w:rPr>
          <w:rtl/>
        </w:rPr>
        <w:t>2. שכתבו כל מה שלא נשמע כמוכם. פשוט תקנו את המילים לאיך שאתם הייתם אומרים. מה שמתאים — השאירו.</w:t>
      </w:r>
    </w:p>
    <w:p w14:paraId="0B9C6488" w14:textId="77777777" w:rsidR="00433265" w:rsidRDefault="00000000">
      <w:pPr>
        <w:bidi/>
        <w:jc w:val="right"/>
      </w:pPr>
      <w:r>
        <w:rPr>
          <w:rtl/>
        </w:rPr>
        <w:t>3. שמרו ושלחו לי בחזרה. אני אשווה את הגרסה שלכם לגרסת הסוכן ואלמד מכל שינוי.</w:t>
      </w:r>
    </w:p>
    <w:p w14:paraId="09C97912" w14:textId="77777777" w:rsidR="00433265" w:rsidRDefault="00000000">
      <w:pPr>
        <w:bidi/>
        <w:jc w:val="right"/>
      </w:pPr>
      <w:r>
        <w:rPr>
          <w:color w:val="808080"/>
          <w:rtl/>
        </w:rPr>
        <w:t>השורות האפורות (“דורש אימות”) הן הערות פנימיות — אל תערכו אותן.</w:t>
      </w:r>
    </w:p>
    <w:p w14:paraId="11365BD8" w14:textId="77777777" w:rsidR="00433265" w:rsidRDefault="00433265"/>
    <w:p w14:paraId="6D6E18B3" w14:textId="77777777" w:rsidR="00433265" w:rsidRDefault="00000000">
      <w:pPr>
        <w:bidi/>
        <w:jc w:val="right"/>
      </w:pPr>
      <w:r>
        <w:rPr>
          <w:b/>
          <w:sz w:val="32"/>
          <w:rtl/>
        </w:rPr>
        <w:t>עוגות — טיוטת טום-בארי גרסה אפס</w:t>
      </w:r>
    </w:p>
    <w:p w14:paraId="33B683D0" w14:textId="77777777" w:rsidR="00433265" w:rsidRDefault="00000000">
      <w:pPr>
        <w:bidi/>
        <w:jc w:val="right"/>
      </w:pPr>
      <w:r>
        <w:rPr>
          <w:i/>
          <w:color w:val="808080"/>
          <w:sz w:val="20"/>
          <w:rtl/>
        </w:rPr>
        <w:t>הדגלים (דורש אימות) הם חלק בלתי-נפרד מהטיוטה ויש להותיר אותם עד לאחר האימות.</w:t>
      </w:r>
    </w:p>
    <w:p w14:paraId="7BEB94E8" w14:textId="77777777" w:rsidR="00433265" w:rsidRDefault="00000000">
      <w:pPr>
        <w:bidi/>
        <w:jc w:val="right"/>
      </w:pPr>
      <w:r>
        <w:rPr>
          <w:b/>
          <w:sz w:val="28"/>
          <w:rtl/>
        </w:rPr>
        <w:t>כותרת המדף (Shelf Headline)</w:t>
      </w:r>
    </w:p>
    <w:p w14:paraId="17BC7A06" w14:textId="39395D29" w:rsidR="00433265" w:rsidRDefault="00000000">
      <w:pPr>
        <w:bidi/>
        <w:jc w:val="right"/>
        <w:rPr>
          <w:rFonts w:hint="cs"/>
          <w:rtl/>
          <w:lang w:bidi="he-IL"/>
        </w:rPr>
      </w:pPr>
      <w:del w:id="0" w:author="Tom Bar-Haim" w:date="2026-06-19T06:40:00Z" w16du:dateUtc="2026-06-19T04:40:00Z">
        <w:r w:rsidDel="00484530">
          <w:rPr>
            <w:rtl/>
          </w:rPr>
          <w:delText>זה נראה כמו עוגה ביתית. ואז קוראים את הרכיבים.</w:delText>
        </w:r>
      </w:del>
      <w:ins w:id="1" w:author="Tom Bar-Haim" w:date="2026-06-19T06:40:00Z" w16du:dateUtc="2026-06-19T04:40:00Z">
        <w:r w:rsidR="00484530">
          <w:rPr>
            <w:rFonts w:hint="cs"/>
            <w:rtl/>
            <w:lang w:bidi="he-IL"/>
          </w:rPr>
          <w:t>קונים עוגה ביתית בסופרמרקט? הנה מה שאתם צריכים לדעת</w:t>
        </w:r>
      </w:ins>
    </w:p>
    <w:p w14:paraId="34A207D4" w14:textId="77777777" w:rsidR="00433265" w:rsidRDefault="00000000">
      <w:pPr>
        <w:bidi/>
        <w:jc w:val="right"/>
      </w:pPr>
      <w:r>
        <w:rPr>
          <w:b/>
          <w:sz w:val="28"/>
          <w:rtl/>
        </w:rPr>
        <w:t>מבוא המדף (Shelf Prologue)</w:t>
      </w:r>
    </w:p>
    <w:p w14:paraId="47132D14" w14:textId="096EA851" w:rsidR="00433265" w:rsidRDefault="00000000">
      <w:pPr>
        <w:bidi/>
        <w:jc w:val="right"/>
      </w:pPr>
      <w:r>
        <w:rPr>
          <w:rtl/>
        </w:rPr>
        <w:t>אתם ביום שישי בבוקר. יש אורחים בערב, אין עוגה בבית, ולא תמיד יש זמן להכין. אז זורקים משהו לעגלה — שם יפה, ציפוי מחמיא, ארגז שמרגיש כמו קופסת מאפייה.</w:t>
      </w:r>
      <w:del w:id="2" w:author="Tom Bar-Haim" w:date="2026-06-19T06:41:00Z" w16du:dateUtc="2026-06-19T04:41:00Z">
        <w:r w:rsidDel="00484530">
          <w:rPr>
            <w:rtl/>
          </w:rPr>
          <w:delText xml:space="preserve"> מובן.</w:delText>
        </w:r>
      </w:del>
    </w:p>
    <w:p w14:paraId="45B522AB" w14:textId="6C728C3A" w:rsidR="00433265" w:rsidRDefault="00000000">
      <w:pPr>
        <w:bidi/>
        <w:jc w:val="right"/>
        <w:rPr>
          <w:ins w:id="3" w:author="Tom Bar-Haim" w:date="2026-06-19T06:41:00Z" w16du:dateUtc="2026-06-19T04:41:00Z"/>
          <w:rtl/>
          <w:lang w:bidi="he-IL"/>
        </w:rPr>
      </w:pPr>
      <w:r>
        <w:rPr>
          <w:rtl/>
        </w:rPr>
        <w:t xml:space="preserve">הבעיה </w:t>
      </w:r>
      <w:del w:id="4" w:author="Tom Bar-Haim" w:date="2026-06-19T06:41:00Z" w16du:dateUtc="2026-06-19T04:41:00Z">
        <w:r w:rsidDel="00484530">
          <w:rPr>
            <w:rtl/>
          </w:rPr>
          <w:delText>מתחילה לא עם המתיקות</w:delText>
        </w:r>
      </w:del>
      <w:ins w:id="5" w:author="Tom Bar-Haim" w:date="2026-06-19T06:41:00Z" w16du:dateUtc="2026-06-19T04:41:00Z">
        <w:r w:rsidR="00484530">
          <w:rPr>
            <w:rFonts w:hint="cs"/>
            <w:rtl/>
            <w:lang w:bidi="he-IL"/>
          </w:rPr>
          <w:t>כאן היא לא המתיקות</w:t>
        </w:r>
      </w:ins>
      <w:r>
        <w:rPr>
          <w:rtl/>
        </w:rPr>
        <w:t xml:space="preserve">. </w:t>
      </w:r>
      <w:del w:id="6" w:author="Tom Bar-Haim" w:date="2026-06-19T06:41:00Z" w16du:dateUtc="2026-06-19T04:41:00Z">
        <w:r w:rsidDel="00484530">
          <w:rPr>
            <w:rtl/>
          </w:rPr>
          <w:delText xml:space="preserve">זו עוגה — ברור שהיא מתוקה. </w:delText>
        </w:r>
      </w:del>
      <w:r>
        <w:rPr>
          <w:rtl/>
        </w:rPr>
        <w:t>הבעיה מתחילה כשהאריזה מצהירה על "עוגה ביתית" או "קרם עשיר", ובפועל מאחוריה עומדים עשרות רכיבים, שמן מוקשה שמחליף חמאה, ומייצבים שאף סבתא לא הכירה.</w:t>
      </w:r>
    </w:p>
    <w:p w14:paraId="708CBD23" w14:textId="1102C33D" w:rsidR="00484530" w:rsidRDefault="00484530" w:rsidP="00484530">
      <w:pPr>
        <w:bidi/>
        <w:jc w:val="right"/>
        <w:rPr>
          <w:rFonts w:hint="cs"/>
          <w:lang w:bidi="he-IL"/>
        </w:rPr>
      </w:pPr>
      <w:ins w:id="7" w:author="Tom Bar-Haim" w:date="2026-06-19T06:41:00Z" w16du:dateUtc="2026-06-19T04:41:00Z">
        <w:r>
          <w:rPr>
            <w:rFonts w:hint="cs"/>
            <w:rtl/>
            <w:lang w:bidi="he-IL"/>
          </w:rPr>
          <w:t xml:space="preserve">עוגה היא מוצר פשוט, באופן יחסי. קמח, סוכר, ביצים, שמן ותוספות ספציפיות לעוגה. </w:t>
        </w:r>
      </w:ins>
      <w:ins w:id="8" w:author="Tom Bar-Haim" w:date="2026-06-19T06:42:00Z" w16du:dateUtc="2026-06-19T04:42:00Z">
        <w:r>
          <w:rPr>
            <w:rFonts w:hint="cs"/>
            <w:rtl/>
            <w:lang w:bidi="he-IL"/>
          </w:rPr>
          <w:t xml:space="preserve">לא צריכה להיות כאן מורכבות גדולה. מה שגילינו הוא שזה </w:t>
        </w:r>
      </w:ins>
      <w:ins w:id="9" w:author="Tom Bar-Haim" w:date="2026-06-19T06:43:00Z" w16du:dateUtc="2026-06-19T04:43:00Z">
        <w:r>
          <w:rPr>
            <w:rFonts w:hint="cs"/>
            <w:rtl/>
            <w:lang w:bidi="he-IL"/>
          </w:rPr>
          <w:t>ממש לא המצב בעוגות הסופרמרקט</w:t>
        </w:r>
      </w:ins>
      <w:ins w:id="10" w:author="Tom Bar-Haim" w:date="2026-06-19T06:42:00Z" w16du:dateUtc="2026-06-19T04:42:00Z">
        <w:r>
          <w:rPr>
            <w:rFonts w:hint="cs"/>
            <w:rtl/>
            <w:lang w:bidi="he-IL"/>
          </w:rPr>
          <w:t>.</w:t>
        </w:r>
      </w:ins>
      <w:ins w:id="11" w:author="Tom Bar-Haim" w:date="2026-06-19T06:50:00Z" w16du:dateUtc="2026-06-19T04:50:00Z">
        <w:r w:rsidR="00BB72D1">
          <w:rPr>
            <w:rFonts w:hint="cs"/>
            <w:rtl/>
            <w:lang w:bidi="he-IL"/>
          </w:rPr>
          <w:t xml:space="preserve"> אבל יצרנים של עוגות כמו שסקרנו צרכים להשאיר את המוצר הזה זמן רב על המדף. זה יוצר התערבות בחומרי הגלם הפשוטים ברמה של </w:t>
        </w:r>
      </w:ins>
      <w:ins w:id="12" w:author="Tom Bar-Haim" w:date="2026-06-19T06:51:00Z" w16du:dateUtc="2026-06-19T04:51:00Z">
        <w:r w:rsidR="00BB72D1">
          <w:rPr>
            <w:rFonts w:hint="cs"/>
            <w:rtl/>
            <w:lang w:bidi="he-IL"/>
          </w:rPr>
          <w:t>תיעוש גבוה מאוד.</w:t>
        </w:r>
      </w:ins>
    </w:p>
    <w:p w14:paraId="50FFE21F" w14:textId="638B11BC" w:rsidR="00433265" w:rsidRDefault="00000000">
      <w:pPr>
        <w:bidi/>
        <w:jc w:val="right"/>
        <w:rPr>
          <w:ins w:id="13" w:author="Tom Bar-Haim" w:date="2026-06-19T06:46:00Z" w16du:dateUtc="2026-06-19T04:46:00Z"/>
          <w:rtl/>
          <w:lang w:bidi="he-IL"/>
        </w:rPr>
      </w:pPr>
      <w:r>
        <w:rPr>
          <w:rtl/>
        </w:rPr>
        <w:t xml:space="preserve">מדף העוגות הוא מדף של </w:t>
      </w:r>
      <w:del w:id="14" w:author="Tom Bar-Haim" w:date="2026-06-19T06:42:00Z" w16du:dateUtc="2026-06-19T04:42:00Z">
        <w:r w:rsidDel="00484530">
          <w:rPr>
            <w:rtl/>
          </w:rPr>
          <w:delText xml:space="preserve">קינוחים </w:delText>
        </w:r>
      </w:del>
      <w:ins w:id="15" w:author="Tom Bar-Haim" w:date="2026-06-19T06:42:00Z" w16du:dateUtc="2026-06-19T04:42:00Z">
        <w:r w:rsidR="00484530">
          <w:rPr>
            <w:rFonts w:hint="cs"/>
            <w:rtl/>
            <w:lang w:bidi="he-IL"/>
          </w:rPr>
          <w:t>מוצרים</w:t>
        </w:r>
        <w:r w:rsidR="00484530">
          <w:rPr>
            <w:rtl/>
          </w:rPr>
          <w:t xml:space="preserve"> </w:t>
        </w:r>
        <w:r w:rsidR="00484530">
          <w:rPr>
            <w:rFonts w:hint="cs"/>
            <w:rtl/>
            <w:lang w:bidi="he-IL"/>
          </w:rPr>
          <w:t>אולטרא-</w:t>
        </w:r>
      </w:ins>
      <w:r>
        <w:rPr>
          <w:rtl/>
        </w:rPr>
        <w:t>תעשייתיים.</w:t>
      </w:r>
      <w:del w:id="16" w:author="Tom Bar-Haim" w:date="2026-06-19T06:42:00Z" w16du:dateUtc="2026-06-19T04:42:00Z">
        <w:r w:rsidDel="00484530">
          <w:rPr>
            <w:rtl/>
          </w:rPr>
          <w:delText xml:space="preserve"> בארי לא שאלה אם "מותר" לאכול עוגה — ברור שמותר</w:delText>
        </w:r>
      </w:del>
      <w:r>
        <w:rPr>
          <w:rtl/>
        </w:rPr>
        <w:t>. בארי שאלה שאלה פשוטה</w:t>
      </w:r>
      <w:del w:id="17" w:author="Tom Bar-Haim" w:date="2026-06-19T06:42:00Z" w16du:dateUtc="2026-06-19T04:42:00Z">
        <w:r w:rsidDel="00484530">
          <w:rPr>
            <w:rtl/>
          </w:rPr>
          <w:delText xml:space="preserve"> יותר</w:delText>
        </w:r>
      </w:del>
      <w:r>
        <w:rPr>
          <w:rtl/>
        </w:rPr>
        <w:t>: האם המוצר עומד בציפייה של הצרכן ממנו? 63 מתוך 65 המוצרים כאן קיבלו ציון E. אין כאן הפתעה גדולה. יש כאן הזדמנות לבחור עם עיניים פקוחות.</w:t>
      </w:r>
      <w:ins w:id="18" w:author="Tom Bar-Haim" w:date="2026-06-19T06:46:00Z" w16du:dateUtc="2026-06-19T04:46:00Z">
        <w:r w:rsidR="00484530">
          <w:rPr>
            <w:rFonts w:hint="cs"/>
            <w:rtl/>
            <w:lang w:bidi="he-IL"/>
          </w:rPr>
          <w:t xml:space="preserve"> </w:t>
        </w:r>
      </w:ins>
    </w:p>
    <w:p w14:paraId="48D9B95C" w14:textId="3EE0A9E8" w:rsidR="00484530" w:rsidRDefault="00484530" w:rsidP="00484530">
      <w:pPr>
        <w:bidi/>
        <w:jc w:val="right"/>
        <w:rPr>
          <w:rFonts w:hint="cs"/>
          <w:lang w:bidi="he-IL"/>
        </w:rPr>
      </w:pPr>
      <w:ins w:id="19" w:author="Tom Bar-Haim" w:date="2026-06-19T06:46:00Z" w16du:dateUtc="2026-06-19T04:46:00Z">
        <w:r>
          <w:rPr>
            <w:rFonts w:hint="cs"/>
            <w:rtl/>
            <w:lang w:bidi="he-IL"/>
          </w:rPr>
          <w:t xml:space="preserve">אנחנו לא אומרים ולעולם לא נאמר לכם מה לאכול. אבל המלצתנו היא שאם אתם בוחרים באכילת עוגה </w:t>
        </w:r>
        <w:r>
          <w:rPr>
            <w:rtl/>
            <w:lang w:bidi="he-IL"/>
          </w:rPr>
          <w:t>–</w:t>
        </w:r>
        <w:r>
          <w:rPr>
            <w:rFonts w:hint="cs"/>
            <w:rtl/>
            <w:lang w:bidi="he-IL"/>
          </w:rPr>
          <w:t xml:space="preserve"> תנסו לאפות אותה בבית בעצמכם.</w:t>
        </w:r>
      </w:ins>
    </w:p>
    <w:p w14:paraId="03929D9A" w14:textId="77777777" w:rsidR="00433265" w:rsidRDefault="00000000">
      <w:pPr>
        <w:bidi/>
        <w:jc w:val="right"/>
      </w:pPr>
      <w:r>
        <w:rPr>
          <w:b/>
          <w:sz w:val="28"/>
          <w:rtl/>
        </w:rPr>
        <w:t>ביקורות מוצרים</w:t>
      </w:r>
    </w:p>
    <w:p w14:paraId="2AB4C45C" w14:textId="77777777" w:rsidR="00433265" w:rsidRDefault="00000000">
      <w:pPr>
        <w:bidi/>
        <w:jc w:val="right"/>
      </w:pPr>
      <w:r>
        <w:rPr>
          <w:b/>
          <w:sz w:val="26"/>
          <w:rtl/>
        </w:rPr>
        <w:t>1 · עוגת גבינה אפויה ללת"ס · ברקוד 7290119030095 · ציון C</w:t>
      </w:r>
    </w:p>
    <w:p w14:paraId="73DDC5BA" w14:textId="77777777" w:rsidR="00433265" w:rsidRDefault="00000000">
      <w:pPr>
        <w:bidi/>
        <w:jc w:val="right"/>
      </w:pPr>
      <w:r>
        <w:rPr>
          <w:b/>
          <w:rtl/>
        </w:rPr>
        <w:t>MODE: BALANCED</w:t>
      </w:r>
    </w:p>
    <w:p w14:paraId="1DF75547" w14:textId="767792F2" w:rsidR="00433265" w:rsidRDefault="00000000" w:rsidP="00484530">
      <w:pPr>
        <w:bidi/>
        <w:jc w:val="right"/>
      </w:pPr>
      <w:r>
        <w:rPr>
          <w:rtl/>
        </w:rPr>
        <w:lastRenderedPageBreak/>
        <w:t>זה המוצר הבודד בקטגוריה שנמצא מחוץ לציון E.</w:t>
      </w:r>
      <w:del w:id="20" w:author="Tom Bar-Haim" w:date="2026-06-19T06:43:00Z" w16du:dateUtc="2026-06-19T04:43:00Z">
        <w:r w:rsidDel="00484530">
          <w:rPr>
            <w:rtl/>
          </w:rPr>
          <w:delText xml:space="preserve"> צריך לומר מה הסיבה לכך — ולא לייצר ציפייה שגויה.</w:delText>
        </w:r>
      </w:del>
    </w:p>
    <w:p w14:paraId="348F3D11" w14:textId="7605F212" w:rsidR="00433265" w:rsidRDefault="00000000">
      <w:pPr>
        <w:bidi/>
        <w:jc w:val="right"/>
      </w:pPr>
      <w:r>
        <w:rPr>
          <w:rtl/>
        </w:rPr>
        <w:t xml:space="preserve">גבינה לבנה (30%), ביצים, שמנת חמוצה (10%) — זו רשימה שנפתחת בצורה </w:t>
      </w:r>
      <w:del w:id="21" w:author="Tom Bar-Haim" w:date="2026-06-19T06:43:00Z" w16du:dateUtc="2026-06-19T04:43:00Z">
        <w:r w:rsidDel="00484530">
          <w:rPr>
            <w:rtl/>
          </w:rPr>
          <w:delText>שמחה</w:delText>
        </w:r>
      </w:del>
      <w:ins w:id="22" w:author="Tom Bar-Haim" w:date="2026-06-19T06:43:00Z" w16du:dateUtc="2026-06-19T04:43:00Z">
        <w:r w:rsidR="00484530">
          <w:rPr>
            <w:rFonts w:hint="cs"/>
            <w:rtl/>
            <w:lang w:bidi="he-IL"/>
          </w:rPr>
          <w:t>טובה</w:t>
        </w:r>
      </w:ins>
      <w:r>
        <w:rPr>
          <w:rtl/>
        </w:rPr>
        <w:t>. והסוכר: 3.4 גרם ל-100 גרם. זו רמה נמוכה מאוד בכל סולם שתבחרו. ביחס למדף שבו רוב המוצרים נעים סביב 20-37 גרם סוכר</w:t>
      </w:r>
      <w:ins w:id="23" w:author="Tom Bar-Haim" w:date="2026-06-19T06:43:00Z" w16du:dateUtc="2026-06-19T04:43:00Z">
        <w:r w:rsidR="00484530">
          <w:rPr>
            <w:rFonts w:hint="cs"/>
            <w:rtl/>
            <w:lang w:bidi="he-IL"/>
          </w:rPr>
          <w:t xml:space="preserve"> ל-100 גרם</w:t>
        </w:r>
      </w:ins>
      <w:r>
        <w:rPr>
          <w:rtl/>
        </w:rPr>
        <w:t>, זה הבדל שמורגש.</w:t>
      </w:r>
    </w:p>
    <w:p w14:paraId="76267875" w14:textId="34BC8787" w:rsidR="00433265" w:rsidRDefault="00000000">
      <w:pPr>
        <w:bidi/>
        <w:jc w:val="right"/>
      </w:pPr>
      <w:r>
        <w:rPr>
          <w:rtl/>
        </w:rPr>
        <w:t xml:space="preserve">אז זהו — שזה לא הסוף. הרשימה ממשיכה: כמה סוגי מתחלבים, חומר הלחה, מייצב צמחי, חומר מסמיך, חומרים משמרים, חומרי טעם וריח. זה </w:t>
      </w:r>
      <w:del w:id="24" w:author="Tom Bar-Haim" w:date="2026-06-19T06:43:00Z" w16du:dateUtc="2026-06-19T04:43:00Z">
        <w:r w:rsidDel="00484530">
          <w:rPr>
            <w:rtl/>
          </w:rPr>
          <w:delText>מוצר מעובד</w:delText>
        </w:r>
      </w:del>
      <w:ins w:id="25" w:author="Tom Bar-Haim" w:date="2026-06-19T06:43:00Z" w16du:dateUtc="2026-06-19T04:43:00Z">
        <w:r w:rsidR="00484530">
          <w:rPr>
            <w:rFonts w:hint="cs"/>
            <w:rtl/>
            <w:lang w:bidi="he-IL"/>
          </w:rPr>
          <w:t>מעביר את העוגת</w:t>
        </w:r>
      </w:ins>
      <w:ins w:id="26" w:author="Tom Bar-Haim" w:date="2026-06-19T06:44:00Z" w16du:dateUtc="2026-06-19T04:44:00Z">
        <w:r w:rsidR="00484530">
          <w:rPr>
            <w:rFonts w:hint="cs"/>
            <w:rtl/>
            <w:lang w:bidi="he-IL"/>
          </w:rPr>
          <w:t xml:space="preserve"> גבינה התמימה הזו לקטגוריית מוצרים מעובדים</w:t>
        </w:r>
      </w:ins>
      <w:r>
        <w:rPr>
          <w:rtl/>
        </w:rPr>
        <w:t>. הנקודה היא לא שהעוגה הזו אמורה להיות "קלה" — 186 קלוריות ל-100 גרם עם 10 גרם חלבון.</w:t>
      </w:r>
      <w:del w:id="27" w:author="Tom Bar-Haim" w:date="2026-06-19T06:44:00Z" w16du:dateUtc="2026-06-19T04:44:00Z">
        <w:r w:rsidDel="00484530">
          <w:rPr>
            <w:rtl/>
          </w:rPr>
          <w:delText xml:space="preserve"> הנקודה היא שהסוכר הנמוך הוא מה שמשנה את תמונת הכוללת</w:delText>
        </w:r>
      </w:del>
      <w:r>
        <w:rPr>
          <w:rtl/>
        </w:rPr>
        <w:t>.</w:t>
      </w:r>
    </w:p>
    <w:p w14:paraId="3CE8250D" w14:textId="3CE8665B" w:rsidR="00433265" w:rsidRDefault="00000000">
      <w:pPr>
        <w:bidi/>
        <w:jc w:val="right"/>
      </w:pPr>
      <w:r>
        <w:rPr>
          <w:b/>
          <w:rtl/>
        </w:rPr>
        <w:t>שורת בארי: מוצר סביר יותר</w:t>
      </w:r>
      <w:ins w:id="28" w:author="Tom Bar-Haim" w:date="2026-06-19T06:44:00Z" w16du:dateUtc="2026-06-19T04:44:00Z">
        <w:r w:rsidR="00484530">
          <w:rPr>
            <w:rFonts w:hint="cs"/>
            <w:b/>
            <w:rtl/>
            <w:lang w:bidi="he-IL"/>
          </w:rPr>
          <w:t xml:space="preserve"> ביחס לקטגוריה. מעט סוכר, </w:t>
        </w:r>
      </w:ins>
      <w:ins w:id="29" w:author="Tom Bar-Haim" w:date="2026-06-19T06:45:00Z" w16du:dateUtc="2026-06-19T04:45:00Z">
        <w:r w:rsidR="00484530">
          <w:rPr>
            <w:rFonts w:hint="cs"/>
            <w:b/>
            <w:rtl/>
            <w:lang w:bidi="he-IL"/>
          </w:rPr>
          <w:t>חלבון סביר, קלוריות לא גבוהות במיוחד. אבל גם כאן זוהה רמת עיבוד גבוהה שלא מאפשרת לנו לתת ציון גבוה.</w:t>
        </w:r>
      </w:ins>
      <w:del w:id="30" w:author="Tom Bar-Haim" w:date="2026-06-19T06:44:00Z" w16du:dateUtc="2026-06-19T04:44:00Z">
        <w:r w:rsidDel="00484530">
          <w:rPr>
            <w:b/>
            <w:rtl/>
          </w:rPr>
          <w:delText xml:space="preserve"> — לא בגלל שהוא פשוט, אלא בגלל שהסוכר שם באמת.</w:delText>
        </w:r>
      </w:del>
    </w:p>
    <w:p w14:paraId="30E24A00" w14:textId="77777777" w:rsidR="00433265" w:rsidRDefault="00000000">
      <w:pPr>
        <w:bidi/>
        <w:jc w:val="right"/>
      </w:pPr>
      <w:r>
        <w:rPr>
          <w:i/>
          <w:color w:val="808080"/>
          <w:sz w:val="20"/>
          <w:rtl/>
        </w:rPr>
        <w:t>דורש אימות לפני פרסום: סוכר 3.4 גרם ל-100 גרם, חלבון 10 גרם ל-100 גרם, אנרגיה 186 קלוריות ל-100 גרם — מקור: `expansion.nutrition` של ברקוד 7290119030095. רשימת הרכיבים וסוגי תוספי המזון — מקור: `expansion.ingredients` ו-`d4_additives`.</w:t>
      </w:r>
    </w:p>
    <w:p w14:paraId="743DB983" w14:textId="77777777" w:rsidR="00433265" w:rsidRDefault="00000000">
      <w:pPr>
        <w:bidi/>
        <w:jc w:val="right"/>
      </w:pPr>
      <w:r>
        <w:rPr>
          <w:b/>
          <w:sz w:val="26"/>
          <w:rtl/>
        </w:rPr>
        <w:t>2 · עוגות אישיות קרם שוקולד · ברקוד 7296073346340 · ציון D</w:t>
      </w:r>
    </w:p>
    <w:p w14:paraId="7F02DCC8" w14:textId="77777777" w:rsidR="00433265" w:rsidRDefault="00000000">
      <w:pPr>
        <w:bidi/>
        <w:jc w:val="right"/>
      </w:pPr>
      <w:r>
        <w:rPr>
          <w:b/>
          <w:rtl/>
        </w:rPr>
        <w:t>MODE: CRITICAL</w:t>
      </w:r>
    </w:p>
    <w:p w14:paraId="2BDCF126" w14:textId="77777777" w:rsidR="00433265" w:rsidRDefault="00000000">
      <w:pPr>
        <w:bidi/>
        <w:jc w:val="right"/>
      </w:pPr>
      <w:r>
        <w:rPr>
          <w:rtl/>
        </w:rPr>
        <w:t>זה המוצר היחיד בקטגוריה שירד מתחת ל-E ל-D. ומי שיסתכל רק על הקלוריות יתפלא: 145 קלוריות ל-100 גרם — מהנמוכים בכל המדף. אז למה הציון הנמוך ביותר?</w:t>
      </w:r>
    </w:p>
    <w:p w14:paraId="561C0875" w14:textId="048D51BD" w:rsidR="00433265" w:rsidRDefault="00000000">
      <w:pPr>
        <w:bidi/>
        <w:jc w:val="right"/>
      </w:pPr>
      <w:r>
        <w:rPr>
          <w:rtl/>
        </w:rPr>
        <w:t>קלוריות נמוכות לא מספרות את כל הסיפור. המוצר הזה בנוי על שמן קוקוס — פעמיים. פעם אחת בציפוי שמוצג כ"שוקולד", ופעם שנייה בקרם. שמן קוקוס הוא שמן עשיר בשומן רווי: 4.6 גרם ל-100 גרם. לעוגה שנראית קלה</w:t>
      </w:r>
      <w:ins w:id="31" w:author="Tom Bar-Haim" w:date="2026-06-19T06:47:00Z" w16du:dateUtc="2026-06-19T04:47:00Z">
        <w:r w:rsidR="00484530">
          <w:rPr>
            <w:rFonts w:hint="cs"/>
            <w:rtl/>
            <w:lang w:bidi="he-IL"/>
          </w:rPr>
          <w:t xml:space="preserve"> על פניו</w:t>
        </w:r>
      </w:ins>
      <w:r>
        <w:rPr>
          <w:rtl/>
        </w:rPr>
        <w:t xml:space="preserve"> — זה לא קל.</w:t>
      </w:r>
    </w:p>
    <w:p w14:paraId="0C7D5F8D" w14:textId="014BA31D" w:rsidR="00433265" w:rsidRDefault="00000000">
      <w:pPr>
        <w:bidi/>
        <w:jc w:val="right"/>
      </w:pPr>
      <w:r>
        <w:rPr>
          <w:rtl/>
        </w:rPr>
        <w:t>בנוסף, רשימת הרכיבים כוללת סירופ גלוקוז-פרוקטוז, מתחלבים, מתפיחים מרובים. הבנייה של המוצר הזה מורכבת מכפי שמרמז הגודל</w:t>
      </w:r>
      <w:ins w:id="32" w:author="Tom Bar-Haim" w:date="2026-06-19T06:47:00Z" w16du:dateUtc="2026-06-19T04:47:00Z">
        <w:r w:rsidR="00484530">
          <w:rPr>
            <w:rFonts w:hint="cs"/>
            <w:rtl/>
            <w:lang w:bidi="he-IL"/>
          </w:rPr>
          <w:t xml:space="preserve"> או התיאור שלה</w:t>
        </w:r>
      </w:ins>
      <w:r>
        <w:rPr>
          <w:rtl/>
        </w:rPr>
        <w:t>.</w:t>
      </w:r>
    </w:p>
    <w:p w14:paraId="40C75F0B" w14:textId="0CE6A277" w:rsidR="00433265" w:rsidRDefault="00000000">
      <w:pPr>
        <w:bidi/>
        <w:jc w:val="right"/>
        <w:rPr>
          <w:rFonts w:hint="cs"/>
          <w:lang w:bidi="he-IL"/>
        </w:rPr>
      </w:pPr>
      <w:r>
        <w:rPr>
          <w:b/>
          <w:rtl/>
        </w:rPr>
        <w:t xml:space="preserve">שורת בארי: הקלוריות הנמוכות הן הבשורה הטובה. </w:t>
      </w:r>
      <w:del w:id="33" w:author="Tom Bar-Haim" w:date="2026-06-19T06:47:00Z" w16du:dateUtc="2026-06-19T04:47:00Z">
        <w:r w:rsidDel="00484530">
          <w:rPr>
            <w:b/>
            <w:rtl/>
          </w:rPr>
          <w:delText>שמן הקוקוס הכפול הוא הסיפור האמיתי</w:delText>
        </w:r>
      </w:del>
      <w:ins w:id="34" w:author="Tom Bar-Haim" w:date="2026-06-19T06:47:00Z" w16du:dateUtc="2026-06-19T04:47:00Z">
        <w:r w:rsidR="00484530">
          <w:rPr>
            <w:rFonts w:hint="cs"/>
            <w:b/>
            <w:rtl/>
            <w:lang w:bidi="he-IL"/>
          </w:rPr>
          <w:t>מעבר לזה אין לנו באמת הרבה דברים טובים להגיד על המוצר</w:t>
        </w:r>
      </w:ins>
      <w:r>
        <w:rPr>
          <w:b/>
          <w:rtl/>
        </w:rPr>
        <w:t>.</w:t>
      </w:r>
      <w:ins w:id="35" w:author="Tom Bar-Haim" w:date="2026-06-19T06:47:00Z" w16du:dateUtc="2026-06-19T04:47:00Z">
        <w:r w:rsidR="00484530">
          <w:rPr>
            <w:rFonts w:hint="cs"/>
            <w:b/>
            <w:rtl/>
            <w:lang w:bidi="he-IL"/>
          </w:rPr>
          <w:t xml:space="preserve"> </w:t>
        </w:r>
      </w:ins>
      <w:ins w:id="36" w:author="Tom Bar-Haim" w:date="2026-06-19T06:48:00Z" w16du:dateUtc="2026-06-19T04:48:00Z">
        <w:r w:rsidR="00484530">
          <w:rPr>
            <w:rFonts w:hint="cs"/>
            <w:b/>
            <w:rtl/>
            <w:lang w:bidi="he-IL"/>
          </w:rPr>
          <w:t>שפע של שמן קוקוס ותוספי תזונה שאין צורך ממשי שתצטרכו בעוגה שלכם.</w:t>
        </w:r>
      </w:ins>
      <w:ins w:id="37" w:author="Tom Bar-Haim" w:date="2026-06-19T06:47:00Z" w16du:dateUtc="2026-06-19T04:47:00Z">
        <w:r w:rsidR="00484530">
          <w:rPr>
            <w:rFonts w:hint="cs"/>
            <w:b/>
            <w:rtl/>
            <w:lang w:bidi="he-IL"/>
          </w:rPr>
          <w:t xml:space="preserve"> </w:t>
        </w:r>
      </w:ins>
    </w:p>
    <w:p w14:paraId="3B95F307" w14:textId="77777777" w:rsidR="00433265" w:rsidRDefault="00000000">
      <w:pPr>
        <w:bidi/>
        <w:jc w:val="right"/>
      </w:pPr>
      <w:r>
        <w:rPr>
          <w:i/>
          <w:color w:val="808080"/>
          <w:sz w:val="20"/>
          <w:rtl/>
        </w:rPr>
        <w:t>דורש אימות לפני פרסום: קלוריות 145 ל-100 גרם, שומן רווי 4.6 גרם ל-100 גרם — מקור: `expansion.nutrition`. נוכחות שמן קוקוס בציפוי ובקרם — מקור: `expansion.ingredients` של ברקוד 7296073346340.</w:t>
      </w:r>
    </w:p>
    <w:p w14:paraId="029918B5" w14:textId="77777777" w:rsidR="00433265" w:rsidRDefault="00000000">
      <w:pPr>
        <w:bidi/>
        <w:jc w:val="right"/>
      </w:pPr>
      <w:r>
        <w:rPr>
          <w:b/>
          <w:sz w:val="26"/>
          <w:rtl/>
        </w:rPr>
        <w:t>3 · עוגת פס דובוש דולצ'ה · ברקוד 7290119039746 · ציון E</w:t>
      </w:r>
    </w:p>
    <w:p w14:paraId="46557DF8" w14:textId="77777777" w:rsidR="00433265" w:rsidRDefault="00000000">
      <w:pPr>
        <w:bidi/>
        <w:jc w:val="right"/>
      </w:pPr>
      <w:r>
        <w:rPr>
          <w:b/>
          <w:rtl/>
        </w:rPr>
        <w:t>MODE: CRITICAL</w:t>
      </w:r>
    </w:p>
    <w:p w14:paraId="58CE5EFF" w14:textId="77777777" w:rsidR="00433265" w:rsidRDefault="00000000">
      <w:pPr>
        <w:bidi/>
        <w:jc w:val="right"/>
      </w:pPr>
      <w:r>
        <w:rPr>
          <w:rtl/>
        </w:rPr>
        <w:t>"דובוש" הוא שם שנושא משקל. עוגת דובוש מקורית עשויה ביצים, חמאה, שוקולד ובצק דק כנייר. זה מה שמייצר את הטעם, את הציפוי המבריק, את הגובה המדורג.</w:t>
      </w:r>
    </w:p>
    <w:p w14:paraId="001F4D8F" w14:textId="74B97236" w:rsidR="00433265" w:rsidRDefault="00484530">
      <w:pPr>
        <w:bidi/>
        <w:jc w:val="right"/>
      </w:pPr>
      <w:ins w:id="38" w:author="Tom Bar-Haim" w:date="2026-06-19T06:48:00Z" w16du:dateUtc="2026-06-19T04:48:00Z">
        <w:r>
          <w:rPr>
            <w:rFonts w:hint="cs"/>
            <w:rtl/>
            <w:lang w:bidi="he-IL"/>
          </w:rPr>
          <w:lastRenderedPageBreak/>
          <w:t xml:space="preserve">בעוגה הזאת </w:t>
        </w:r>
      </w:ins>
      <w:del w:id="39" w:author="Tom Bar-Haim" w:date="2026-06-19T06:48:00Z" w16du:dateUtc="2026-06-19T04:48:00Z">
        <w:r w:rsidR="00000000" w:rsidDel="00484530">
          <w:rPr>
            <w:rtl/>
          </w:rPr>
          <w:delText xml:space="preserve">כאן </w:delText>
        </w:r>
      </w:del>
      <w:r w:rsidR="00000000">
        <w:rPr>
          <w:rtl/>
        </w:rPr>
        <w:t xml:space="preserve">יש 21 </w:t>
      </w:r>
      <w:ins w:id="40" w:author="Tom Bar-Haim" w:date="2026-06-19T06:48:00Z" w16du:dateUtc="2026-06-19T04:48:00Z">
        <w:r>
          <w:rPr>
            <w:rFonts w:hint="cs"/>
            <w:rtl/>
            <w:lang w:bidi="he-IL"/>
          </w:rPr>
          <w:t xml:space="preserve">(!) </w:t>
        </w:r>
      </w:ins>
      <w:r w:rsidR="00000000">
        <w:rPr>
          <w:rtl/>
        </w:rPr>
        <w:t>תוספי מזון. שמן צמחי מוקשה. שמונה סוגי מתחלבים שונים, לפני כל שכבת שוקולד. גלוקוז. צבע קרמל. 32.7 גרם סוכר ל-100 גרם.</w:t>
      </w:r>
    </w:p>
    <w:p w14:paraId="4BEF1029" w14:textId="71C0C3C5" w:rsidR="00433265" w:rsidRDefault="00000000">
      <w:pPr>
        <w:bidi/>
        <w:jc w:val="right"/>
      </w:pPr>
      <w:del w:id="41" w:author="Tom Bar-Haim" w:date="2026-06-19T06:49:00Z" w16du:dateUtc="2026-06-19T04:49:00Z">
        <w:r w:rsidDel="00484530">
          <w:rPr>
            <w:rtl/>
          </w:rPr>
          <w:delText xml:space="preserve">אין כאן דרמה. </w:delText>
        </w:r>
      </w:del>
      <w:r>
        <w:rPr>
          <w:rtl/>
        </w:rPr>
        <w:t>יש כאן פער</w:t>
      </w:r>
      <w:ins w:id="42" w:author="Tom Bar-Haim" w:date="2026-06-19T06:49:00Z" w16du:dateUtc="2026-06-19T04:49:00Z">
        <w:r w:rsidR="00484530">
          <w:rPr>
            <w:rFonts w:hint="cs"/>
            <w:rtl/>
            <w:lang w:bidi="he-IL"/>
          </w:rPr>
          <w:t xml:space="preserve"> עצום</w:t>
        </w:r>
      </w:ins>
      <w:r>
        <w:rPr>
          <w:rtl/>
        </w:rPr>
        <w:t xml:space="preserve"> בין הדימוי של המוצר לבין מה שיש בפנים. הבעיה היא לא רכיב אחד.</w:t>
      </w:r>
      <w:ins w:id="43" w:author="Tom Bar-Haim" w:date="2026-06-19T06:49:00Z" w16du:dateUtc="2026-06-19T04:49:00Z">
        <w:r w:rsidR="00484530">
          <w:rPr>
            <w:rFonts w:hint="cs"/>
            <w:rtl/>
            <w:lang w:bidi="he-IL"/>
          </w:rPr>
          <w:t xml:space="preserve"> מדובר במוצר תעשייתי לכל דבר.</w:t>
        </w:r>
      </w:ins>
      <w:del w:id="44" w:author="Tom Bar-Haim" w:date="2026-06-19T06:49:00Z" w16du:dateUtc="2026-06-19T04:49:00Z">
        <w:r w:rsidDel="00484530">
          <w:rPr>
            <w:rtl/>
          </w:rPr>
          <w:delText xml:space="preserve"> הבעיה היא שהמסורת נשארת בשם בלבד, והמבנה הוא מבנה של מוצר מדף מתועש.</w:delText>
        </w:r>
      </w:del>
    </w:p>
    <w:p w14:paraId="2D4BCAFD" w14:textId="4440A54E" w:rsidR="00433265" w:rsidRDefault="00000000">
      <w:pPr>
        <w:bidi/>
        <w:jc w:val="right"/>
      </w:pPr>
      <w:r>
        <w:rPr>
          <w:b/>
          <w:rtl/>
        </w:rPr>
        <w:t xml:space="preserve">שורת בארי: </w:t>
      </w:r>
      <w:del w:id="45" w:author="Tom Bar-Haim" w:date="2026-06-19T06:49:00Z" w16du:dateUtc="2026-06-19T04:49:00Z">
        <w:r w:rsidDel="00484530">
          <w:rPr>
            <w:b/>
            <w:rtl/>
          </w:rPr>
          <w:delText>שמו של הדובוש מוכר. המבנה שלו פחות</w:delText>
        </w:r>
      </w:del>
      <w:ins w:id="46" w:author="Tom Bar-Haim" w:date="2026-06-19T06:49:00Z" w16du:dateUtc="2026-06-19T04:49:00Z">
        <w:r w:rsidR="00484530">
          <w:rPr>
            <w:rFonts w:hint="cs"/>
            <w:b/>
            <w:rtl/>
            <w:lang w:bidi="he-IL"/>
          </w:rPr>
          <w:t>עוגת דובוש? תחשוב שוב</w:t>
        </w:r>
      </w:ins>
      <w:r>
        <w:rPr>
          <w:b/>
          <w:rtl/>
        </w:rPr>
        <w:t>.</w:t>
      </w:r>
    </w:p>
    <w:p w14:paraId="4FB728D2" w14:textId="77777777" w:rsidR="00433265" w:rsidRDefault="00000000">
      <w:pPr>
        <w:bidi/>
        <w:jc w:val="right"/>
      </w:pPr>
      <w:r>
        <w:rPr>
          <w:i/>
          <w:color w:val="808080"/>
          <w:sz w:val="20"/>
          <w:rtl/>
        </w:rPr>
        <w:t>דורש אימות לפני פרסום: סוכר 32.7 גרם ל-100 גרם, שמן צמחי מוקשה, 8 מתחלבים שונים — מקור: `expansion.ingredients` ו-`d4_additives` של ברקוד 7290119039746. ספירת 21 תוספים — מקור: `d4_additives`.</w:t>
      </w:r>
    </w:p>
    <w:p w14:paraId="40A5E31F" w14:textId="77777777" w:rsidR="00433265" w:rsidRDefault="00000000">
      <w:pPr>
        <w:bidi/>
        <w:jc w:val="right"/>
      </w:pPr>
      <w:r>
        <w:rPr>
          <w:b/>
          <w:sz w:val="26"/>
          <w:rtl/>
        </w:rPr>
        <w:t>4 · עוגת שטרודל גבינה · ברקוד 5718021 · ציון E</w:t>
      </w:r>
    </w:p>
    <w:p w14:paraId="3706E624" w14:textId="77777777" w:rsidR="00433265" w:rsidRDefault="00000000">
      <w:pPr>
        <w:bidi/>
        <w:jc w:val="right"/>
      </w:pPr>
      <w:r>
        <w:rPr>
          <w:b/>
          <w:rtl/>
        </w:rPr>
        <w:t>MODE: CRITICAL</w:t>
      </w:r>
    </w:p>
    <w:p w14:paraId="1EB7D0AA" w14:textId="1A9FC8BB" w:rsidR="00433265" w:rsidRDefault="00000000">
      <w:pPr>
        <w:bidi/>
        <w:jc w:val="right"/>
      </w:pPr>
      <w:r>
        <w:rPr>
          <w:rtl/>
        </w:rPr>
        <w:t>שטרודל גבינה הוא מוצר שמגיע עם הנחת פשטות. בצק, גבינה, צימוקים, אולי קינמון. זו התמונה שהשם מייצר</w:t>
      </w:r>
      <w:ins w:id="47" w:author="Tom Bar-Haim" w:date="2026-06-19T06:50:00Z" w16du:dateUtc="2026-06-19T04:50:00Z">
        <w:r w:rsidR="00BB72D1">
          <w:rPr>
            <w:rFonts w:hint="cs"/>
            <w:rtl/>
            <w:lang w:bidi="he-IL"/>
          </w:rPr>
          <w:t xml:space="preserve"> בראש הצרכנים</w:t>
        </w:r>
      </w:ins>
      <w:r>
        <w:rPr>
          <w:rtl/>
        </w:rPr>
        <w:t>.</w:t>
      </w:r>
    </w:p>
    <w:p w14:paraId="0CCCDE95" w14:textId="77777777" w:rsidR="00433265" w:rsidRDefault="00000000">
      <w:pPr>
        <w:bidi/>
        <w:jc w:val="right"/>
      </w:pPr>
      <w:r>
        <w:rPr>
          <w:rtl/>
        </w:rPr>
        <w:t>ומה יש בפועל? מרגרינת סויה היא בסיס השומן. 7.4 גרם שומן רווי ל-100 גרם — זה גבוה. 15 רכיבים ברשימה כוללת, עם מספר מקורות סוכר מוסף. 236 מיליגרם נתרן ל-100 גרם — גבוה לעוגה מתוקה.</w:t>
      </w:r>
    </w:p>
    <w:p w14:paraId="2A839EEC" w14:textId="77777777" w:rsidR="00433265" w:rsidRDefault="00000000">
      <w:pPr>
        <w:bidi/>
        <w:jc w:val="right"/>
      </w:pPr>
      <w:r>
        <w:rPr>
          <w:rtl/>
        </w:rPr>
        <w:t>כל רכיב כזה יכול להיות חוקי ומקובל. הבעיה היא התמונה הכוללת: מוצר שמגיע עם ציפייה ביתית, אבל נבנה בצורה שונה לגמרי.</w:t>
      </w:r>
    </w:p>
    <w:p w14:paraId="16747E55" w14:textId="77777777" w:rsidR="00433265" w:rsidRDefault="00000000">
      <w:pPr>
        <w:bidi/>
        <w:jc w:val="right"/>
      </w:pPr>
      <w:r>
        <w:rPr>
          <w:b/>
          <w:rtl/>
        </w:rPr>
        <w:t>שורת בארי: המראה ביתי. המבנה פחות.</w:t>
      </w:r>
    </w:p>
    <w:p w14:paraId="0E1F3802" w14:textId="77777777" w:rsidR="00433265" w:rsidRDefault="00000000">
      <w:pPr>
        <w:bidi/>
        <w:jc w:val="right"/>
      </w:pPr>
      <w:r>
        <w:rPr>
          <w:i/>
          <w:color w:val="808080"/>
          <w:sz w:val="20"/>
          <w:rtl/>
        </w:rPr>
        <w:t>דורש אימות לפני פרסום: שומן רווי 7.4 גרם ל-100 גרם, נתרן 236 מיליגרם ל-100 גרם, מרגרינה (סויה) כמקור שומן, 15 רכיבים — מקור: `expansion.nutrition` ו-`expansion.ingredients` של ברקוד 5718021.</w:t>
      </w:r>
    </w:p>
    <w:p w14:paraId="5EB44FE2" w14:textId="77777777" w:rsidR="00433265" w:rsidRDefault="00000000">
      <w:pPr>
        <w:bidi/>
        <w:jc w:val="right"/>
      </w:pPr>
      <w:r>
        <w:rPr>
          <w:b/>
          <w:sz w:val="26"/>
          <w:rtl/>
        </w:rPr>
        <w:t>5 · עוגת הבית שוקולד צ'יפס · ברקוד 7290006983787 · ציון E</w:t>
      </w:r>
    </w:p>
    <w:p w14:paraId="466982EB" w14:textId="77777777" w:rsidR="00433265" w:rsidRDefault="00000000">
      <w:pPr>
        <w:bidi/>
        <w:jc w:val="right"/>
      </w:pPr>
      <w:r>
        <w:rPr>
          <w:b/>
          <w:rtl/>
        </w:rPr>
        <w:t>MODE: CRITICAL</w:t>
      </w:r>
    </w:p>
    <w:p w14:paraId="58D047D6" w14:textId="77777777" w:rsidR="00433265" w:rsidRDefault="00000000">
      <w:pPr>
        <w:bidi/>
        <w:jc w:val="right"/>
      </w:pPr>
      <w:r>
        <w:rPr>
          <w:rtl/>
        </w:rPr>
        <w:t>"עוגת הבית" — זה שם שמצהיר על כוונה. מוצר שמרגיש קרוב לאיך שמכינים בבית.</w:t>
      </w:r>
    </w:p>
    <w:p w14:paraId="4960CE1C" w14:textId="77777777" w:rsidR="00433265" w:rsidRDefault="00000000">
      <w:pPr>
        <w:bidi/>
        <w:jc w:val="right"/>
      </w:pPr>
      <w:r>
        <w:rPr>
          <w:rtl/>
        </w:rPr>
        <w:t>ואז: 15 תוספי מזון. מייצבים, מתחלבים, חומרי הלחה, חומרי תפיחה, חומרים משמרים, מווסתי חומציות. הצירוף הזה לא מאפיין עוגה ביתית. הוא מאפיין עוגה שצריכה לשמור על מרקמה על המדף לאורך זמן — גם בלי חמאה, גם בלי ביצים רבות, גם בלי מה שביתי באמת.</w:t>
      </w:r>
    </w:p>
    <w:p w14:paraId="21CFDB32" w14:textId="77777777" w:rsidR="00433265" w:rsidRDefault="00000000">
      <w:pPr>
        <w:bidi/>
        <w:jc w:val="right"/>
      </w:pPr>
      <w:r>
        <w:rPr>
          <w:rtl/>
        </w:rPr>
        <w:t>הנה מה שמצאנו: הקלוריות הנמוכות ביותר בקטגוריה — 126 ל-100 גרם. זה לא עוגה כבדה. אבל 15 תוספי מזון הם המחיר של הקלילות הזו.</w:t>
      </w:r>
    </w:p>
    <w:p w14:paraId="3E18CA88" w14:textId="77777777" w:rsidR="00433265" w:rsidRDefault="00000000">
      <w:pPr>
        <w:bidi/>
        <w:jc w:val="right"/>
      </w:pPr>
      <w:r>
        <w:rPr>
          <w:b/>
          <w:rtl/>
        </w:rPr>
        <w:t>שורת בארי: השם "ביתי" הוא הבטחה. 15 תוספי מזון הם הסיפור האמיתי.</w:t>
      </w:r>
    </w:p>
    <w:p w14:paraId="581E942E" w14:textId="77777777" w:rsidR="00433265" w:rsidRDefault="00000000">
      <w:pPr>
        <w:bidi/>
        <w:jc w:val="right"/>
      </w:pPr>
      <w:r>
        <w:rPr>
          <w:i/>
          <w:color w:val="808080"/>
          <w:sz w:val="20"/>
          <w:rtl/>
        </w:rPr>
        <w:t>דורש אימות לפני פרסום: 15 תוספי מזון, קלוריות 126 ל-100 גרם, סוכר 9.3 גרם ל-100 גרם — מקור: `expansion.nutrition`, `expansion.ingredients`, `d4_additives` של ברקוד 7290006983787.</w:t>
      </w:r>
    </w:p>
    <w:p w14:paraId="28277B35" w14:textId="77777777" w:rsidR="00433265" w:rsidRDefault="00000000">
      <w:pPr>
        <w:bidi/>
        <w:jc w:val="right"/>
      </w:pPr>
      <w:r>
        <w:rPr>
          <w:b/>
          <w:sz w:val="26"/>
          <w:rtl/>
        </w:rPr>
        <w:lastRenderedPageBreak/>
        <w:t>6 · מיני שטרודל במילוי שקדים · ברקוד 4504670 · ציון E</w:t>
      </w:r>
    </w:p>
    <w:p w14:paraId="0DAE7992" w14:textId="77777777" w:rsidR="00433265" w:rsidRDefault="00000000">
      <w:pPr>
        <w:bidi/>
        <w:jc w:val="right"/>
      </w:pPr>
      <w:r>
        <w:rPr>
          <w:b/>
          <w:rtl/>
        </w:rPr>
        <w:t>MODE: CRITICAL</w:t>
      </w:r>
    </w:p>
    <w:p w14:paraId="797A9D4B" w14:textId="77777777" w:rsidR="00433265" w:rsidRDefault="00000000">
      <w:pPr>
        <w:bidi/>
        <w:jc w:val="right"/>
      </w:pPr>
      <w:r>
        <w:rPr>
          <w:rtl/>
        </w:rPr>
        <w:t>שקדים ומשמש — הצירוף הזה נשמע פרותי, יש בו איזה רמז לדבר-מה פשוט ואגוזי.</w:t>
      </w:r>
    </w:p>
    <w:p w14:paraId="6FF13C7B" w14:textId="77777777" w:rsidR="00433265" w:rsidRDefault="00000000">
      <w:pPr>
        <w:bidi/>
        <w:jc w:val="right"/>
      </w:pPr>
      <w:r>
        <w:rPr>
          <w:rtl/>
        </w:rPr>
        <w:t>הנה מה שצריך לדעת: 776 מיליגרם נתרן ל-100 גרם. זה הגבוה ביותר מבין כל 65 המוצרים בקטגוריה. לא עוד מוצר מלוח מהמדף הזה — הגבוה ביותר, בצורה שמדהימה לקינוח. להשוואה, אפילו גבינות בולשיט רוב הזמן לא מגיעות לכזה מספר.</w:t>
      </w:r>
    </w:p>
    <w:p w14:paraId="14AA2CCD" w14:textId="77777777" w:rsidR="00433265" w:rsidRDefault="00000000">
      <w:pPr>
        <w:bidi/>
        <w:jc w:val="right"/>
      </w:pPr>
      <w:r>
        <w:rPr>
          <w:rtl/>
        </w:rPr>
        <w:t>בנוסף: מרגרינה בבצק, שמן קוקוס, שמנת צמחית עם שומן דקלים מוקשה, 16 תוספי מזון. זה מוצר שנבנה להחזיק. הצהרת "שקדים" על האריזה היא חלק אמיתי ממנו — אבל לא הסיפור הראשי.</w:t>
      </w:r>
    </w:p>
    <w:p w14:paraId="5F858086" w14:textId="77777777" w:rsidR="00433265" w:rsidRDefault="00000000">
      <w:pPr>
        <w:bidi/>
        <w:jc w:val="right"/>
      </w:pPr>
      <w:r>
        <w:rPr>
          <w:b/>
          <w:rtl/>
        </w:rPr>
        <w:t>שורת בארי: שקדים ומשמש נשמעים פרותיים. 776 מיליגרם נתרן לא.</w:t>
      </w:r>
    </w:p>
    <w:p w14:paraId="1FA07C88" w14:textId="77777777" w:rsidR="00433265" w:rsidRDefault="00000000">
      <w:pPr>
        <w:bidi/>
        <w:jc w:val="right"/>
      </w:pPr>
      <w:r>
        <w:rPr>
          <w:i/>
          <w:color w:val="808080"/>
          <w:sz w:val="20"/>
          <w:rtl/>
        </w:rPr>
        <w:t>דורש אימות לפני פרסום: נתרן 776 מיליגרם ל-100 גרם (הגבוה ביותר מ-65 מוצרים), שומן רווי 12 גרם, שמן דקלים מוקשה ומרגרינה — מקור: `expansion.nutrition`, `expansion.ingredients`, `d4_additives` של ברקוד 4504670. טענת "הגבוה ביותר מ-65" מתבססת על נתוני הנתרן של כלל המוצרים ב-JSON.</w:t>
      </w:r>
    </w:p>
    <w:p w14:paraId="6AD63DCD" w14:textId="77777777" w:rsidR="00433265" w:rsidRDefault="00000000">
      <w:pPr>
        <w:bidi/>
        <w:jc w:val="right"/>
      </w:pPr>
      <w:r>
        <w:rPr>
          <w:b/>
          <w:sz w:val="26"/>
          <w:rtl/>
        </w:rPr>
        <w:t>7 · מיני שטרודל קרם פטיסייר · ברקוד 4504649 · ציון E</w:t>
      </w:r>
    </w:p>
    <w:p w14:paraId="380DDDDB" w14:textId="77777777" w:rsidR="00433265" w:rsidRDefault="00000000">
      <w:pPr>
        <w:bidi/>
        <w:jc w:val="right"/>
      </w:pPr>
      <w:r>
        <w:rPr>
          <w:b/>
          <w:rtl/>
        </w:rPr>
        <w:t>MODE: CRITICAL</w:t>
      </w:r>
    </w:p>
    <w:p w14:paraId="0704E21E" w14:textId="77777777" w:rsidR="00433265" w:rsidRDefault="00000000">
      <w:pPr>
        <w:bidi/>
        <w:jc w:val="right"/>
      </w:pPr>
      <w:r>
        <w:rPr>
          <w:rtl/>
        </w:rPr>
        <w:t>פטיסייר אמיתי הוא קרם קלאסי: חלמונים, חלב, קמח, סוכר, וניל. זה מה שהשם מבטיח.</w:t>
      </w:r>
    </w:p>
    <w:p w14:paraId="61635E48" w14:textId="77777777" w:rsidR="00433265" w:rsidRDefault="00000000">
      <w:pPr>
        <w:bidi/>
        <w:jc w:val="right"/>
      </w:pPr>
      <w:r>
        <w:rPr>
          <w:rtl/>
        </w:rPr>
        <w:t>700 מיליגרם נתרן ל-100 גרם. זה מספר שמתאים לאוכל מלוח — פיצה, קישניות, גבינות בולשיט. לא לקינוח שנמכר כמיני-מאפה. 11.4 גרם שומן רווי. שמן דקלים מוקשה בשמנת הצמחית. מרגרינה בבצק.</w:t>
      </w:r>
    </w:p>
    <w:p w14:paraId="3C24D1A3" w14:textId="77777777" w:rsidR="00433265" w:rsidRDefault="00000000">
      <w:pPr>
        <w:bidi/>
        <w:jc w:val="right"/>
      </w:pPr>
      <w:r>
        <w:rPr>
          <w:rtl/>
        </w:rPr>
        <w:t>הצרכן שקונה "מיני שטרודל קרם פטיסייר" לא מתאר לעצמו את כל זה. זה לא אומר שאסור לקנות אותו. זה כן אומר שהפער בין הדימוי לבין המבנה הוא מהגדולים במדף הזה.</w:t>
      </w:r>
    </w:p>
    <w:p w14:paraId="6B8B401D" w14:textId="77777777" w:rsidR="00433265" w:rsidRDefault="00000000">
      <w:pPr>
        <w:bidi/>
        <w:jc w:val="right"/>
      </w:pPr>
      <w:r>
        <w:rPr>
          <w:b/>
          <w:rtl/>
        </w:rPr>
        <w:t>שורת בארי: קרם הפטיסייר הוא הכיסוי. 700 מיליגרם נתרן הם מה שמתחת.</w:t>
      </w:r>
    </w:p>
    <w:p w14:paraId="582799EF" w14:textId="77777777" w:rsidR="00433265" w:rsidRDefault="00000000">
      <w:pPr>
        <w:bidi/>
        <w:jc w:val="right"/>
      </w:pPr>
      <w:r>
        <w:rPr>
          <w:i/>
          <w:color w:val="808080"/>
          <w:sz w:val="20"/>
          <w:rtl/>
        </w:rPr>
        <w:t>דורש אימות לפני פרסום: נתרן 700 מיליגרם ל-100 גרם, שומן רווי 11.4 גרם, שומן דקלים מוקשה ומרגרינה ברשימת הרכיבים — מקור: `expansion.nutrition`, `expansion.ingredients` של ברקוד 4504649.</w:t>
      </w:r>
    </w:p>
    <w:p w14:paraId="02495A58" w14:textId="77777777" w:rsidR="00433265" w:rsidRDefault="00000000">
      <w:pPr>
        <w:bidi/>
        <w:jc w:val="right"/>
      </w:pPr>
      <w:r>
        <w:rPr>
          <w:b/>
          <w:sz w:val="26"/>
          <w:rtl/>
        </w:rPr>
        <w:t>8 · עוגת פס אוכמניות · ברקוד 1361207 · ציון E</w:t>
      </w:r>
    </w:p>
    <w:p w14:paraId="531B8064" w14:textId="77777777" w:rsidR="00433265" w:rsidRDefault="00000000">
      <w:pPr>
        <w:bidi/>
        <w:jc w:val="right"/>
      </w:pPr>
      <w:r>
        <w:rPr>
          <w:b/>
          <w:rtl/>
        </w:rPr>
        <w:t>MODE: CRITICAL</w:t>
      </w:r>
    </w:p>
    <w:p w14:paraId="61194C6D" w14:textId="77777777" w:rsidR="00433265" w:rsidRDefault="00000000">
      <w:pPr>
        <w:bidi/>
        <w:jc w:val="right"/>
      </w:pPr>
      <w:r>
        <w:rPr>
          <w:rtl/>
        </w:rPr>
        <w:t>אוכמניות על האריזה. כחול, פירותי, עם רמז לקלילות.</w:t>
      </w:r>
    </w:p>
    <w:p w14:paraId="2295E91C" w14:textId="77777777" w:rsidR="00433265" w:rsidRDefault="00000000">
      <w:pPr>
        <w:bidi/>
        <w:jc w:val="right"/>
      </w:pPr>
      <w:r>
        <w:rPr>
          <w:rtl/>
        </w:rPr>
        <w:t>אבל תסתכלו על השומן: 10.9 גרם שומן רווי ל-100 גרם, ו-22.3 גרם שומן כולל. זה גבוה מאוד — גבוה מרוב עוגות הפס האחרות כאן. ולמה? כי הפס הזה כולל גם חמאה וגם מרגרינה. שניהם. ביחד.</w:t>
      </w:r>
    </w:p>
    <w:p w14:paraId="6C1CA625" w14:textId="77777777" w:rsidR="00433265" w:rsidRDefault="00000000">
      <w:pPr>
        <w:bidi/>
        <w:jc w:val="right"/>
      </w:pPr>
      <w:r>
        <w:rPr>
          <w:rtl/>
        </w:rPr>
        <w:t>חמאה מוסיפה טעם. מרגרינה מוסיפה שמירת מרקם ומחיר נמוך יותר. השילוב הזה נפוץ בתעשייה. מה שפחות נפוץ הוא לראות אותו מאחורי שם "אוכמניות" שמרמז על פרות.</w:t>
      </w:r>
    </w:p>
    <w:p w14:paraId="221EC484" w14:textId="77777777" w:rsidR="00433265" w:rsidRDefault="00000000">
      <w:pPr>
        <w:bidi/>
        <w:jc w:val="right"/>
      </w:pPr>
      <w:r>
        <w:rPr>
          <w:b/>
          <w:rtl/>
        </w:rPr>
        <w:lastRenderedPageBreak/>
        <w:t>שורת בארי: הפרות על האריזה. שמן המוקשה מאחוריה.</w:t>
      </w:r>
    </w:p>
    <w:p w14:paraId="1165C529" w14:textId="77777777" w:rsidR="00433265" w:rsidRDefault="00000000">
      <w:pPr>
        <w:bidi/>
        <w:jc w:val="right"/>
      </w:pPr>
      <w:r>
        <w:rPr>
          <w:i/>
          <w:color w:val="808080"/>
          <w:sz w:val="20"/>
          <w:rtl/>
        </w:rPr>
        <w:t>דורש אימות לפני פרסום: שומן רווי 10.9 גרם ל-100 גרם, שומן כולל 22.3 גרם, נוכחות חמאה ומרגרינה ביחד — מקור: `expansion.nutrition`, `expansion.ingredients` של ברקוד 1361207.</w:t>
      </w:r>
    </w:p>
    <w:p w14:paraId="08497B22" w14:textId="77777777" w:rsidR="00433265" w:rsidRDefault="00000000">
      <w:pPr>
        <w:bidi/>
        <w:jc w:val="right"/>
      </w:pPr>
      <w:r>
        <w:rPr>
          <w:b/>
          <w:sz w:val="26"/>
          <w:rtl/>
        </w:rPr>
        <w:t>9 · עוגת מאפין תפוחי עץ · ברקוד 2472261 · ציון E</w:t>
      </w:r>
    </w:p>
    <w:p w14:paraId="0605748A" w14:textId="77777777" w:rsidR="00433265" w:rsidRDefault="00000000">
      <w:pPr>
        <w:bidi/>
        <w:jc w:val="right"/>
      </w:pPr>
      <w:r>
        <w:rPr>
          <w:b/>
          <w:rtl/>
        </w:rPr>
        <w:t>MODE: CRITICAL</w:t>
      </w:r>
    </w:p>
    <w:p w14:paraId="1A54738E" w14:textId="77777777" w:rsidR="00433265" w:rsidRDefault="00000000">
      <w:pPr>
        <w:bidi/>
        <w:jc w:val="right"/>
      </w:pPr>
      <w:r>
        <w:rPr>
          <w:rtl/>
        </w:rPr>
        <w:t>מאפין תפוחים. זה נשמע כמו משהו שאפשר להרשות לעצמו — יש בו פרי, זה מאפין פרטני, זה לא עוגת שוקולד כבדה.</w:t>
      </w:r>
    </w:p>
    <w:p w14:paraId="34E1C283" w14:textId="77777777" w:rsidR="00433265" w:rsidRDefault="00000000">
      <w:pPr>
        <w:bidi/>
        <w:jc w:val="right"/>
      </w:pPr>
      <w:r>
        <w:rPr>
          <w:rtl/>
        </w:rPr>
        <w:t>הנה מה שמצאנו: 31.4 גרם סוכר ל-100 גרם — זה גבוה מאוד גם לעוגה. 405 מיליגרם נתרן — גבוה מאוד למאפין שמציג עצמו כפרותי. 354 קלוריות ל-100 גרם. המלית "תפוחי עץ" קיימת — אבל אחריה מגיעים מרגרינה, גלוקוז, עמילן מעובד, וסדרה של תוספים שהרשימה שלהם מצוינת בצורה כללית בלבד.</w:t>
      </w:r>
    </w:p>
    <w:p w14:paraId="53EFF0B5" w14:textId="77777777" w:rsidR="00433265" w:rsidRDefault="00000000">
      <w:pPr>
        <w:bidi/>
        <w:jc w:val="right"/>
      </w:pPr>
      <w:r>
        <w:rPr>
          <w:rtl/>
        </w:rPr>
        <w:t>"תפוחי עץ" בשם לא אומר שהתפוחים הם הסיפור הראשי.</w:t>
      </w:r>
    </w:p>
    <w:p w14:paraId="36F236C8" w14:textId="77777777" w:rsidR="00433265" w:rsidRDefault="00000000">
      <w:pPr>
        <w:bidi/>
        <w:jc w:val="right"/>
      </w:pPr>
      <w:r>
        <w:rPr>
          <w:b/>
          <w:rtl/>
        </w:rPr>
        <w:t>שורת בארי: הפרי בשם. המלח והסוכר — במציאות.</w:t>
      </w:r>
    </w:p>
    <w:p w14:paraId="052C6722" w14:textId="77777777" w:rsidR="00433265" w:rsidRDefault="00000000">
      <w:pPr>
        <w:bidi/>
        <w:jc w:val="right"/>
      </w:pPr>
      <w:r>
        <w:rPr>
          <w:i/>
          <w:color w:val="808080"/>
          <w:sz w:val="20"/>
          <w:rtl/>
        </w:rPr>
        <w:t>דורש אימות לפני פרסום: סוכר 31.4 גרם ל-100 גרם, נתרן 405 מיליגרם ל-100 גרם, קלוריות 354, מרגרינה ברשימה — מקור: `expansion.nutrition`, `expansion.ingredients` של ברקוד 2472261.</w:t>
      </w:r>
    </w:p>
    <w:p w14:paraId="137D39FA" w14:textId="77777777" w:rsidR="00433265" w:rsidRDefault="00000000">
      <w:pPr>
        <w:bidi/>
        <w:jc w:val="right"/>
      </w:pPr>
      <w:r>
        <w:rPr>
          <w:b/>
          <w:sz w:val="26"/>
          <w:rtl/>
        </w:rPr>
        <w:t>10 · עוגות ספוג אישיות מצופות שוקולד מריר צ'וקטה · ברקוד 7290018893661 · ציון E</w:t>
      </w:r>
    </w:p>
    <w:p w14:paraId="4625EF41" w14:textId="77777777" w:rsidR="00433265" w:rsidRDefault="00000000">
      <w:pPr>
        <w:bidi/>
        <w:jc w:val="right"/>
      </w:pPr>
      <w:r>
        <w:rPr>
          <w:b/>
          <w:rtl/>
        </w:rPr>
        <w:t>MODE: CRITICAL</w:t>
      </w:r>
    </w:p>
    <w:p w14:paraId="38587CBC" w14:textId="77777777" w:rsidR="00433265" w:rsidRDefault="00000000">
      <w:pPr>
        <w:bidi/>
        <w:jc w:val="right"/>
      </w:pPr>
      <w:r>
        <w:rPr>
          <w:rtl/>
        </w:rPr>
        <w:t>שוקולד מריר נשמע כמו שדרוג. מריר = פחות מתוק = בחירה מחושבת יותר.</w:t>
      </w:r>
    </w:p>
    <w:p w14:paraId="35B61642" w14:textId="77777777" w:rsidR="00433265" w:rsidRDefault="00000000">
      <w:pPr>
        <w:bidi/>
        <w:jc w:val="right"/>
      </w:pPr>
      <w:r>
        <w:rPr>
          <w:rtl/>
        </w:rPr>
        <w:t>37.3 גרם סוכר ל-100 גרם. 16.3 גרם שומן רווי ל-100 גרם. 430 קלוריות ל-100 גרם. זה אחד המוצרים הכבדים ביותר בקטגוריה הזו — ולא ב-10%. אחד הכבדים באופן ברור.</w:t>
      </w:r>
    </w:p>
    <w:p w14:paraId="2580B347" w14:textId="77777777" w:rsidR="00433265" w:rsidRDefault="00000000">
      <w:pPr>
        <w:bidi/>
        <w:jc w:val="right"/>
      </w:pPr>
      <w:r>
        <w:rPr>
          <w:rtl/>
        </w:rPr>
        <w:t>הציפוי המריר קיים. הוא לא משנה את ההרכב הכולל. בעוגת ספוג שהרכבה הוא שמנים ושומנים מהצומח (דקל, גלעיני דקל), סירופ גלוקוז-פרוקטוז, קמח חיטה ואבקת קקאו — ה"מריר" הוא פרט. התמונה הכוללת היא שונה.</w:t>
      </w:r>
    </w:p>
    <w:p w14:paraId="556A6157" w14:textId="77777777" w:rsidR="00433265" w:rsidRDefault="00000000">
      <w:pPr>
        <w:bidi/>
        <w:jc w:val="right"/>
      </w:pPr>
      <w:r>
        <w:rPr>
          <w:b/>
          <w:rtl/>
        </w:rPr>
        <w:t>שורת בארי: שוקולד מריר בחוץ. שומן רווי גבוה מאוד בפנים.</w:t>
      </w:r>
    </w:p>
    <w:p w14:paraId="6D25296F" w14:textId="77777777" w:rsidR="00433265" w:rsidRDefault="00000000">
      <w:pPr>
        <w:bidi/>
        <w:jc w:val="right"/>
      </w:pPr>
      <w:r>
        <w:rPr>
          <w:i/>
          <w:color w:val="808080"/>
          <w:sz w:val="20"/>
          <w:rtl/>
        </w:rPr>
        <w:t>דורש אימות לפני פרסום: שומן רווי 16.3 גרם ל-100 גרם, סוכר 37.3 גרם ל-100 גרם, קלוריות 430 — מקור: `expansion.nutrition` של ברקוד 7290018893661. שמן דקל ושמן גלעיני דקל ברשימת הרכיבים — מקור: `expansion.ingredients`.</w:t>
      </w:r>
    </w:p>
    <w:sectPr w:rsidR="004332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382509">
    <w:abstractNumId w:val="8"/>
  </w:num>
  <w:num w:numId="2" w16cid:durableId="151260684">
    <w:abstractNumId w:val="6"/>
  </w:num>
  <w:num w:numId="3" w16cid:durableId="663506653">
    <w:abstractNumId w:val="5"/>
  </w:num>
  <w:num w:numId="4" w16cid:durableId="290595787">
    <w:abstractNumId w:val="4"/>
  </w:num>
  <w:num w:numId="5" w16cid:durableId="1125544510">
    <w:abstractNumId w:val="7"/>
  </w:num>
  <w:num w:numId="6" w16cid:durableId="1660309234">
    <w:abstractNumId w:val="3"/>
  </w:num>
  <w:num w:numId="7" w16cid:durableId="1967855232">
    <w:abstractNumId w:val="2"/>
  </w:num>
  <w:num w:numId="8" w16cid:durableId="1184594647">
    <w:abstractNumId w:val="1"/>
  </w:num>
  <w:num w:numId="9" w16cid:durableId="55504975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om Bar-Haim">
    <w15:presenceInfo w15:providerId="Windows Live" w15:userId="fa605d482b771e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265"/>
    <w:rsid w:val="00484530"/>
    <w:rsid w:val="00621B6A"/>
    <w:rsid w:val="00AA1D8D"/>
    <w:rsid w:val="00B47730"/>
    <w:rsid w:val="00BB72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E371D5"/>
  <w14:defaultImageDpi w14:val="300"/>
  <w15:docId w15:val="{DE33BD60-E925-47D6-876C-61CABA0F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484530"/>
    <w:pPr>
      <w:spacing w:after="0" w:line="240" w:lineRule="auto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1460</Words>
  <Characters>8323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Bar-Haim</cp:lastModifiedBy>
  <cp:revision>2</cp:revision>
  <dcterms:created xsi:type="dcterms:W3CDTF">2013-12-23T23:15:00Z</dcterms:created>
  <dcterms:modified xsi:type="dcterms:W3CDTF">2026-06-19T04:51:00Z</dcterms:modified>
  <cp:category/>
</cp:coreProperties>
</file>